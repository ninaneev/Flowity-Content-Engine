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8183" w14:textId="77777777" w:rsidR="00453A81" w:rsidRPr="00A029B5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UNIVERSIDADE VIRTUAL DO ESTADO DE SÃO PAULO</w:t>
      </w:r>
    </w:p>
    <w:p w14:paraId="4E79392F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939B9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C3B4D7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FD413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BAF1A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D49EDB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DF0A95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Andrea Nina Maciel Cressoni – RA 24222953 – Polo Araras</w:t>
      </w:r>
    </w:p>
    <w:p w14:paraId="4CA5B37F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Tiago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Antonio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Ferreira – RA 23220708 – Polo Rio Claro</w:t>
      </w:r>
    </w:p>
    <w:p w14:paraId="0BE3DFEA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Elaine Cristina Miranda – RA 24222168 – Polo Sumaré</w:t>
      </w:r>
    </w:p>
    <w:p w14:paraId="4011C024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João Maike Silva de Jesus – RA 24209375 – Polo Santa Gertrudes</w:t>
      </w:r>
    </w:p>
    <w:p w14:paraId="0404FE66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Davi Corrêa Bueno – RA 23224112 – Polo Rio Claro</w:t>
      </w:r>
    </w:p>
    <w:p w14:paraId="4EA02FF3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Pedro Luiz Simonetti Filho – RA 24211664 – Polo Rio Claro</w:t>
      </w:r>
    </w:p>
    <w:p w14:paraId="725C4D26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Roger Luiz de Paula – RA 24203760 – Polo Sumaré</w:t>
      </w:r>
    </w:p>
    <w:p w14:paraId="5A089CC5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Jeferson Ferraz Ferreira – RA 1902243 – Polo Cordeirópolis</w:t>
      </w:r>
    </w:p>
    <w:p w14:paraId="35219417" w14:textId="659A4BD9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43B0601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62316D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972005" w14:textId="399CBB5F" w:rsidR="00453A81" w:rsidRPr="00A029B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Flowity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Content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Engine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: Reaproveitando Ideias</w:t>
      </w:r>
    </w:p>
    <w:p w14:paraId="51B4282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428F9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487AA" w14:textId="0BFE898E" w:rsidR="00453A81" w:rsidRDefault="00A029B5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29B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EFB7E5" wp14:editId="267F011E">
                <wp:simplePos x="0" y="0"/>
                <wp:positionH relativeFrom="column">
                  <wp:posOffset>1400175</wp:posOffset>
                </wp:positionH>
                <wp:positionV relativeFrom="paragraph">
                  <wp:posOffset>179705</wp:posOffset>
                </wp:positionV>
                <wp:extent cx="3714750" cy="1404620"/>
                <wp:effectExtent l="0" t="0" r="19050" b="266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8A2F3" w14:textId="797CAFC5" w:rsidR="00A029B5" w:rsidRPr="00E64E1B" w:rsidRDefault="00E64E1B" w:rsidP="00E64E1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hyperlink r:id="rId7" w:history="1">
                              <w:r w:rsidRPr="00E64E1B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Vídeo de apresentação do Projeto</w:t>
                              </w:r>
                              <w:r w:rsidRPr="00E64E1B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64E1B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Integrador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EFB7E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10.25pt;margin-top:14.15pt;width:29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">
                <v:textbox style="mso-fit-shape-to-text:t">
                  <w:txbxContent>
                    <w:p w14:paraId="3D68A2F3" w14:textId="797CAFC5" w:rsidR="00A029B5" w:rsidRPr="00E64E1B" w:rsidRDefault="00E64E1B" w:rsidP="00E64E1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hyperlink r:id="rId8" w:history="1">
                        <w:r w:rsidRPr="00E64E1B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Vídeo de apresentação do Projeto</w:t>
                        </w:r>
                        <w:r w:rsidRPr="00E64E1B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 w:rsidRPr="00E64E1B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Integrador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E548DE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294AC3" w14:textId="77777777" w:rsidR="00453A81" w:rsidRPr="008F0E2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25D3B5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52B805" w14:textId="38DB3413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Claro - SP</w:t>
      </w:r>
    </w:p>
    <w:p w14:paraId="436A5854" w14:textId="77777777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61CB776A" w14:textId="77777777" w:rsidR="00453A81" w:rsidRDefault="00453A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102BC" w14:textId="77777777" w:rsidR="00453A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UNIVERSIDADE VIRTUAL DO ESTADO DE SÃO PAULO</w:t>
      </w:r>
    </w:p>
    <w:p w14:paraId="02C2CF5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699562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8A3729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30471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7E247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49B2A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57D788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F469F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917EB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B65067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73BD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FE5D78" w14:textId="77777777" w:rsidR="00453A81" w:rsidRPr="00A029B5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Flowity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Content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Engine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: Reaproveitando Ideias</w:t>
      </w:r>
    </w:p>
    <w:p w14:paraId="5154CCA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3C8148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3873BB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CBF3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FE17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7884B1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874FA4" w14:textId="77777777" w:rsidR="00453A81" w:rsidRDefault="00000000">
      <w:pPr>
        <w:spacing w:line="360" w:lineRule="auto"/>
        <w:ind w:left="4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 Técnico-Científico apresentado na disciplina de Projeto Integrador para o curso de Bacharelado em TI da Universidade Virtual do Estado de São Paulo (UNIVESP).</w:t>
      </w:r>
    </w:p>
    <w:p w14:paraId="1F07428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8F5FB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57342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7801F4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EF9BF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3E767F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28E902" w14:textId="2C9BA29D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Claro - SP</w:t>
      </w:r>
    </w:p>
    <w:p w14:paraId="5A7FB217" w14:textId="77777777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24DDF892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CRESSONI, Nina; FERREIRA, Tiago; MIRANDA, Elaine; SILVA DE JESUS, João; BUENO, Davi; SIMONETTI FILHO, Pedro; DE PAULA, Roger; FERREIRA, Jeferson. </w:t>
      </w:r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Flowity </w:t>
      </w:r>
      <w:proofErr w:type="spellStart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proofErr w:type="spellEnd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proofErr w:type="spellEnd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: Reaproveitando Ideias.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00f. Relatório Técnico-Científico. Bacharelado em Tecnologia da Informação – </w:t>
      </w:r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Universidade Virtual do Estado de São Paulo.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Tutor: Rafaela Afonso Crepaldi. Polo Rio Claro, 2026.</w:t>
      </w:r>
    </w:p>
    <w:p w14:paraId="7295AD90" w14:textId="4623067A" w:rsidR="00453A81" w:rsidRPr="0090588B" w:rsidRDefault="0090588B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EF48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Documentos Assinados</w:t>
        </w:r>
      </w:hyperlink>
    </w:p>
    <w:p w14:paraId="733053D0" w14:textId="77777777" w:rsidR="00453A81" w:rsidRDefault="00453A81">
      <w:pPr>
        <w:spacing w:after="360" w:line="360" w:lineRule="auto"/>
        <w:jc w:val="both"/>
        <w:rPr>
          <w:ins w:id="0" w:author="Jeferson Ferraz Ferreira" w:date="2026-05-20T21:54:00Z"/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0C3EFC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RESUMO</w:t>
      </w:r>
    </w:p>
    <w:p w14:paraId="10D91D18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presente trabalho visa, por meio de conceitos e aplicações de banco de dados, desenvolver uma ferramenta web que permita o armazenamento estruturado de referências e ideias de conteúdo — que de outra forma ficariam dispersas em canais informais — em um banco de dados PostgreSQL, para uso e reaproveitamento posterior. A solução busca aumentar a produtividade e centralizar o fluxo de criação de conteúdo estratégico para equipes de comunicação e marketing digital.</w:t>
      </w:r>
    </w:p>
    <w:p w14:paraId="743DE97F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eastAsia="Times New Roman" w:hAnsi="Times New Roman" w:cs="Times New Roman"/>
          <w:sz w:val="24"/>
          <w:szCs w:val="24"/>
        </w:rPr>
        <w:t>Banco de dados; PostgreSQL; gestão de conteúdo; Flowity AI; aplicação web.</w:t>
      </w:r>
    </w:p>
    <w:p w14:paraId="0633ADCB" w14:textId="77777777" w:rsidR="00453A81" w:rsidRDefault="00453A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9EF394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F33C65" w14:textId="77777777" w:rsidR="00453A81" w:rsidRPr="00453A81" w:rsidRDefault="00453A81">
      <w:pPr>
        <w:spacing w:line="360" w:lineRule="auto"/>
        <w:jc w:val="center"/>
        <w:rPr>
          <w:ins w:id="1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" w:author="Jeferson Ferraz Ferreira" w:date="2026-05-20T21:55:00Z">
            <w:rPr>
              <w:ins w:id="3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4960E168" w14:textId="77777777" w:rsidR="00453A81" w:rsidRPr="00453A81" w:rsidRDefault="00453A81">
      <w:pPr>
        <w:spacing w:line="360" w:lineRule="auto"/>
        <w:jc w:val="center"/>
        <w:rPr>
          <w:ins w:id="4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5" w:author="Jeferson Ferraz Ferreira" w:date="2026-05-20T21:55:00Z">
            <w:rPr>
              <w:ins w:id="6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4B43038" w14:textId="77777777" w:rsidR="00453A81" w:rsidRPr="00453A81" w:rsidRDefault="00453A81">
      <w:pPr>
        <w:spacing w:line="360" w:lineRule="auto"/>
        <w:jc w:val="center"/>
        <w:rPr>
          <w:ins w:id="7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8" w:author="Jeferson Ferraz Ferreira" w:date="2026-05-20T21:55:00Z">
            <w:rPr>
              <w:ins w:id="9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FAA9B3A" w14:textId="77777777" w:rsidR="00453A81" w:rsidRPr="00453A81" w:rsidRDefault="00453A81">
      <w:pPr>
        <w:spacing w:line="360" w:lineRule="auto"/>
        <w:jc w:val="center"/>
        <w:rPr>
          <w:ins w:id="10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11" w:author="Jeferson Ferraz Ferreira" w:date="2026-05-20T21:55:00Z">
            <w:rPr>
              <w:ins w:id="12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3F11D377" w14:textId="77777777" w:rsidR="00453A81" w:rsidRPr="00453A81" w:rsidRDefault="00453A81">
      <w:pPr>
        <w:spacing w:line="360" w:lineRule="auto"/>
        <w:jc w:val="center"/>
        <w:rPr>
          <w:ins w:id="13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14" w:author="Jeferson Ferraz Ferreira" w:date="2026-05-20T21:55:00Z">
            <w:rPr>
              <w:ins w:id="15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9EA5C71" w14:textId="77777777" w:rsidR="00453A81" w:rsidRPr="00453A81" w:rsidRDefault="00453A81">
      <w:pPr>
        <w:spacing w:line="360" w:lineRule="auto"/>
        <w:jc w:val="center"/>
        <w:rPr>
          <w:ins w:id="16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17" w:author="Jeferson Ferraz Ferreira" w:date="2026-05-20T21:55:00Z">
            <w:rPr>
              <w:ins w:id="18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1EE91738" w14:textId="77777777" w:rsidR="00453A81" w:rsidRPr="00453A81" w:rsidRDefault="00453A81">
      <w:pPr>
        <w:spacing w:line="360" w:lineRule="auto"/>
        <w:jc w:val="center"/>
        <w:rPr>
          <w:ins w:id="19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0" w:author="Jeferson Ferraz Ferreira" w:date="2026-05-20T21:55:00Z">
            <w:rPr>
              <w:ins w:id="21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6F2C93B6" w14:textId="77777777" w:rsidR="00453A81" w:rsidRPr="00453A81" w:rsidRDefault="00453A81">
      <w:pPr>
        <w:spacing w:line="360" w:lineRule="auto"/>
        <w:jc w:val="center"/>
        <w:rPr>
          <w:ins w:id="22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3" w:author="Jeferson Ferraz Ferreira" w:date="2026-05-20T21:55:00Z">
            <w:rPr>
              <w:ins w:id="24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1C2B9B30" w14:textId="77777777" w:rsidR="00453A81" w:rsidRPr="00453A81" w:rsidRDefault="00453A81">
      <w:pPr>
        <w:spacing w:line="360" w:lineRule="auto"/>
        <w:jc w:val="center"/>
        <w:rPr>
          <w:ins w:id="25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6" w:author="Jeferson Ferraz Ferreira" w:date="2026-05-20T21:55:00Z">
            <w:rPr>
              <w:ins w:id="27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4FED53D5" w14:textId="77777777" w:rsidR="00453A81" w:rsidRPr="00453A81" w:rsidRDefault="00453A81">
      <w:pPr>
        <w:spacing w:line="360" w:lineRule="auto"/>
        <w:jc w:val="center"/>
        <w:rPr>
          <w:ins w:id="28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9" w:author="Jeferson Ferraz Ferreira" w:date="2026-05-20T21:55:00Z">
            <w:rPr>
              <w:ins w:id="30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7972DE3" w14:textId="3751886C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LISTA DE ILUSTRAÇÕES</w:t>
      </w:r>
    </w:p>
    <w:p w14:paraId="344C4507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9D38D" w14:textId="545FFCC2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Imagem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Tela de abertura do aplicativo.........................................................................1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499FBC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A87FB" w14:textId="5695E120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2: </w:t>
      </w:r>
      <w:r>
        <w:rPr>
          <w:rFonts w:ascii="Times New Roman" w:eastAsia="Times New Roman" w:hAnsi="Times New Roman" w:cs="Times New Roman"/>
          <w:sz w:val="24"/>
          <w:szCs w:val="24"/>
        </w:rPr>
        <w:t>Visualização de calendário com as postagens criadas....................................1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422BD1A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33E03C" w14:textId="137C6D97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Imagem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Tela de inserção de imagens como exemplo..................................................1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0786CA4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B5363" w14:textId="32CAF975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4: </w:t>
      </w:r>
      <w:r>
        <w:rPr>
          <w:rFonts w:ascii="Times New Roman" w:eastAsia="Times New Roman" w:hAnsi="Times New Roman" w:cs="Times New Roman"/>
          <w:sz w:val="24"/>
          <w:szCs w:val="24"/>
        </w:rPr>
        <w:t>Exemplo de divisão de tarefas........................................................................1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35041E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75F36" w14:textId="75BD6C5C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5: </w:t>
      </w:r>
      <w:r>
        <w:rPr>
          <w:rFonts w:ascii="Times New Roman" w:eastAsia="Times New Roman" w:hAnsi="Times New Roman" w:cs="Times New Roman"/>
          <w:sz w:val="24"/>
          <w:szCs w:val="24"/>
        </w:rPr>
        <w:t>Tela do Pipeline..............................................................................................1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6362A57D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6AC3F" w14:textId="4A06957F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6: </w:t>
      </w:r>
      <w:r>
        <w:rPr>
          <w:rFonts w:ascii="Times New Roman" w:eastAsia="Times New Roman" w:hAnsi="Times New Roman" w:cs="Times New Roman"/>
          <w:sz w:val="24"/>
          <w:szCs w:val="24"/>
        </w:rPr>
        <w:t>Tela de Busca.................................................................................................1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42703DC3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387D6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CD949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5276C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D4D4C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FC36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C7AC9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9ADD6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9482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3B40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73C33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09E5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2234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106BE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526580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5B3F9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75A56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214C5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C8B8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DA95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77C3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437D3A" w14:textId="36569D90" w:rsidR="00453A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3027F3B0" w14:textId="77777777" w:rsidR="00453A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7BC7AB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4BC4E70" w14:textId="5A4460DE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INTRODUÇÃO....................................................................................................................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271A12F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E56D710" w14:textId="4E3FCEF1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DESENVOLVIMENTO......................................................................................................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54855D4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B5825D1" w14:textId="00E8E289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 Objetivos..............................................................................................................................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1FAF7F2C" w14:textId="26DDC33C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 Justificativa e delimitação d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problema...............................................................................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2AAE6FF6" w14:textId="675D949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Fundamentação teórica.................................................................................................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109F3F5" w14:textId="0AB95500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Metodologia...................................................................................................................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68BB45FE" w14:textId="77777777" w:rsidR="00884C0D" w:rsidRDefault="00884C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0AB55" w14:textId="26AD0069" w:rsidR="00453A81" w:rsidRDefault="00884C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RESULTADO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SOLUÇÃO FINAL 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......</w:t>
      </w:r>
      <w:r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.............................................................................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4F3DB8B1" w14:textId="77777777" w:rsidR="00884C0D" w:rsidRDefault="00884C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28D433" w14:textId="49487910" w:rsidR="008C1202" w:rsidRPr="00884C0D" w:rsidRDefault="00884C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CONSIDERAÇÕES FINAIS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4719D7F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7ED5F4" w14:textId="074B2511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REFERÊNCIAS...</w:t>
      </w:r>
      <w:r w:rsid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2DE2C676" w14:textId="77777777" w:rsidR="00453A81" w:rsidRPr="00453A81" w:rsidRDefault="00453A81">
      <w:pPr>
        <w:spacing w:before="240" w:after="240" w:line="360" w:lineRule="auto"/>
        <w:jc w:val="both"/>
        <w:rPr>
          <w:ins w:id="31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32" w:author="Jeferson Ferraz Ferreira" w:date="2026-05-20T21:55:00Z">
            <w:rPr>
              <w:ins w:id="33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6FE46805" w14:textId="77777777" w:rsidR="00453A81" w:rsidRPr="00453A81" w:rsidRDefault="00453A81">
      <w:pPr>
        <w:spacing w:before="240" w:after="240" w:line="360" w:lineRule="auto"/>
        <w:jc w:val="both"/>
        <w:rPr>
          <w:ins w:id="34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35" w:author="Jeferson Ferraz Ferreira" w:date="2026-05-20T21:55:00Z">
            <w:rPr>
              <w:ins w:id="36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287768C7" w14:textId="77777777" w:rsidR="00453A81" w:rsidRPr="00453A81" w:rsidRDefault="00453A81">
      <w:pPr>
        <w:spacing w:before="240" w:after="240" w:line="360" w:lineRule="auto"/>
        <w:jc w:val="both"/>
        <w:rPr>
          <w:ins w:id="37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38" w:author="Jeferson Ferraz Ferreira" w:date="2026-05-20T21:55:00Z">
            <w:rPr>
              <w:ins w:id="39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07FB4F92" w14:textId="77777777" w:rsidR="00453A81" w:rsidRPr="00453A81" w:rsidRDefault="00453A81">
      <w:pPr>
        <w:spacing w:before="240" w:after="240" w:line="360" w:lineRule="auto"/>
        <w:jc w:val="both"/>
        <w:rPr>
          <w:ins w:id="40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41" w:author="Jeferson Ferraz Ferreira" w:date="2026-05-20T21:55:00Z">
            <w:rPr>
              <w:ins w:id="42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4F284D22" w14:textId="008E55FC" w:rsidR="001F5FC8" w:rsidRDefault="001F5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A9B201" w14:textId="7D714CF2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 Introdução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1EADA7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contexto do desenvolvimento de sistemas computacionais, o armazenamento e a organização de informações representam um dos pilares fundamentais para o funcionamento adequado de aplicações digitais. À medida que softwares passam a lidar com volumes cada vez maiores de dados, torna-se indispensável o uso de ferramentas capazes de registrar, estruturar e recuperar informações de maneira eficiente. Nesse cenário, os bancos de dados desempenham papel essencial ao possibilitar a persistência de dados, garantindo que informações relevantes permaneçam armazenadas mesmo após o encerramento da execução de um programa.</w:t>
      </w:r>
    </w:p>
    <w:p w14:paraId="04F8989E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Entre os diversos sistemas de gerenciamento de banco de dados disponíveis atualmente, o PostgreSQL destaca-se como uma solução robusta, confiável e amplamente adotada tanto em ambientes acadêmicos quanto corporativos. Baseado no modelo relacional e compatível com a linguagem SQL, esse sistema permite que dados sejam organizados em estruturas lógicas compostas por tabelas, colunas e relacionamentos, facilitando o gerenciamento e a consulta das informações.</w:t>
      </w:r>
    </w:p>
    <w:p w14:paraId="50039AA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Quando aplicado ao armazenamento de ideias, referências de conteúdo ou registros estratégicos — como anotações, propostas de publicações, temas relevantes ou observações de mercado — um banco de dados como o PostgreSQL oferece uma forma estruturada de registrar e organizar o conhecimento. Diferentemente de arquivos isolados ou mensagens dispersas, o uso de um banco de dados permite relacionar informações entre si, categorizá-las, realizar buscas eficientes e manter o histórico de alterações.</w:t>
      </w:r>
    </w:p>
    <w:p w14:paraId="355197F2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Nesse sentido, o uso de bancos de dados no armazenamento de ideias não se limita à simples guarda de informações, mas também contribui para a construção de sistemas capazes de organizar o pensamento de forma estruturada. Assim, tecnologias como o PostgreSQL tornam-se ferramentas relevantes no desenvolvimento de aplicações voltadas à gestão do conhecimento, permitindo transformar registros conceituais em dados estruturados, acessíveis e passíveis de análise.</w:t>
      </w:r>
    </w:p>
    <w:p w14:paraId="163EE221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Um dos grandes desafios das empresas contemporâneas é a gestão de ideias no que diz respeito à centralização e estruturação das informações, bem como à criação de gatilhos para produção de conteúdo nas redes sociais, seja para estratégia de marketing ou para o posicionamento da empresa em plataformas profissionais, como o LinkedIn. Na empresa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Flowity AI, as ideias de clientes ou dos colaboradores não seguiam um padrão de registro — ou seja, eram anotadas em e-mails, aplicativos de mensagens instantâneas ou documentos pessoais, sem nenhuma estrutura centralizada.</w:t>
      </w:r>
    </w:p>
    <w:p w14:paraId="0575BCD8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Dessa forma, este trabalho tem como objetivo propor uma solução que permita o armazenamento, a organização e a recuperação de informações de maneira eficiente, contribuindo para a gestão do conhecimento e o apoio à produção de conteúdo estratégico. A relevância do estudo está associada à crescente necessidade de ferramentas que auxiliem na organização de informações em ambientes digitais, especialmente no contexto corporativo e tecnológico</w:t>
      </w:r>
    </w:p>
    <w:p w14:paraId="10DA6E6F" w14:textId="77777777" w:rsidR="00453A81" w:rsidRPr="008C1202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202">
        <w:rPr>
          <w:rFonts w:ascii="Times New Roman" w:eastAsia="Times New Roman" w:hAnsi="Times New Roman" w:cs="Times New Roman"/>
          <w:b/>
          <w:bCs/>
          <w:sz w:val="24"/>
          <w:szCs w:val="24"/>
        </w:rPr>
        <w:t>2 Desenvolvimento</w:t>
      </w:r>
    </w:p>
    <w:p w14:paraId="5EB4F9D3" w14:textId="00C0624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2.1 Objetivos</w:t>
      </w:r>
    </w:p>
    <w:p w14:paraId="5FE10DEF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Objetivos gerais</w:t>
      </w:r>
    </w:p>
    <w:p w14:paraId="57E07472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objetivo final deste trabalho é desenvolver uma aplicação web que permita a colaboradores e equipes de comunicação armazenar referências e ideias de conteúdo para que possam ser organizadas, consultadas e reaproveitadas no futuro.</w:t>
      </w:r>
    </w:p>
    <w:p w14:paraId="58E02576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Objetivos específicos</w:t>
      </w:r>
    </w:p>
    <w:p w14:paraId="2A09F6DC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Criar um aplicativo web que permita ao usuário armazenar e recuperar as informações alimentadas por ele posteriormente</w:t>
      </w:r>
    </w:p>
    <w:p w14:paraId="5B502B57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Essa aplicação deve ser de uso fácil e intuitiva</w:t>
      </w:r>
    </w:p>
    <w:p w14:paraId="2D9B8525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A aplicação deve ser capaz de rodar online, podendo, assim, funcionar em qualquer plataforma</w:t>
      </w:r>
    </w:p>
    <w:p w14:paraId="424F9C6E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A aplicação deve fazer uso de banco de dados para armazenamento de informações alimentadas</w:t>
      </w:r>
    </w:p>
    <w:p w14:paraId="27920DDA" w14:textId="77777777" w:rsidR="008C1202" w:rsidRDefault="008C1202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DF156" w14:textId="77777777" w:rsidR="008C1202" w:rsidRDefault="008C1202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10673" w14:textId="7D2DB24B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2.2 Justificativa e delimitação do problema</w:t>
      </w:r>
    </w:p>
    <w:p w14:paraId="0AD11F21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partir dessa problemática, define-se a seguinte questão de pesquisa: como desenvolver uma aplicação web que utilize um banco de dados eficiente, seguro e escalável para organizar ideias, referências e conteúdos estratégicos de forma estruturada?</w:t>
      </w:r>
    </w:p>
    <w:p w14:paraId="13A3F50F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isso, partindo dos questionamentos acima e utilizando a fundamentação teórica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banco de dados e controle de versões por meio do GitHub, o grupo passou a estruturar a ideia de uma ferramenta web capaz de atender essas demandas de maneira fluida, otimizada e de fácil administração.</w:t>
      </w:r>
    </w:p>
    <w:p w14:paraId="13FCF02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968742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 Fundamentação teórica</w:t>
      </w:r>
    </w:p>
    <w:p w14:paraId="4ECFEB2B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forma geral, um banco de dados pode ser compreendido como uma coleção organizada de dados inter-relacionados, estruturados de modo a facilitar o acesso, a manipulação e a atualização das informações (ELMASRI; NAVATHE, 2011). Esses dados são organizados em tabelas, compostas por linhas e colunas, que representam entidades e seus atributos dentro de um determinado domínio. Essa estrutura permite não apenas o armazenamento eficiente, mas também a realização de consultas complexas, possibilitando a extração de informações relevantes de maneira rápida e precisa.</w:t>
      </w:r>
    </w:p>
    <w:p w14:paraId="197DC044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Além disso, os bancos de dados são projetados para atender a requisitos fundamentais, como integridade, consistência, disponibilidade e segurança das informações. A integridade assegura que os dados permaneçam corretos ao longo do tempo, enquanto a consistência garante que o banco de dados mantenha um estado válido após cada operação. A disponibilidade, por sua vez, assegura que os dados possam ser acessados sempre que necessário, e a segurança protege as informações contra acessos não autorizados (ELMASRI; NAVATHE, 2011).</w:t>
      </w:r>
    </w:p>
    <w:p w14:paraId="0845BCE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acordo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Elmasri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Navathe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(2018), um banco de dados não é apenas um conjunto de dados armazenados, mas uma representação estruturada de aspectos do mundo real. Nesse sentido, os dados possuem significado e são organizados de forma lógica para refletir um determinado contexto ou domínio de aplicação. Essa abordagem permite que diferentes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usuários e sistemas interpretem e utilizem as informações de maneira consistente, promovendo integração e redução de redundâncias.</w:t>
      </w:r>
    </w:p>
    <w:p w14:paraId="766CDFB4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Outro elemento fundamental nesse contexto é o Sistema Gerenciador de Banco de Dados (SGBD), responsável por controlar o acesso, a manipulação e a integridade das informações armazenadas. O SGBD atua como intermediário entre os usuários e os dados, garantindo segurança, controle de concorrência e eficiência nas operações realizadas. Dessa forma, sua escolha é um fator determinante para o sucesso de qualquer sistema que dependa de armazenamento de dados (ELMASRI; NAVATHE, 2011).</w:t>
      </w:r>
    </w:p>
    <w:p w14:paraId="49CEEAE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desenvolvimento de aplicações modernas, especialmente aplicações web, a escolha do SGBD torna-se ainda mais relevante, uma vez que diferentes tecnologias apresentam características específicas relacionadas a desempenho, escalabilidade e segurança. Nesse contexto, o presente projeto opta pela utilização do PostgreSQL, um sistema gerenciador de banco de dados relacional de código aberto amplamente reconhecido por sua robustez e confiabilidade (CONNOLLY; BEGG, 2015).</w:t>
      </w:r>
    </w:p>
    <w:p w14:paraId="2216C37D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Conforme o PostgreSQL Global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(2025), o PostgreSQL é um sistema objeto-relacional que oferece suporte avançado a SQL, controle de transações e integridade dos dados, sendo capaz de atender desde aplicações simples até sistemas de grande complexidade. Além disso, o sistema apresenta características como extensibilidade e compatibilidade com diferentes linguagens de programação, o que contribui para sua ampla adoção no desenvolvimento de aplicações modernas.</w:t>
      </w:r>
    </w:p>
    <w:p w14:paraId="5E5659E4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Segundo Carvalho (2017), o PostgreSQL destaca-se por sua versatilidade, podendo ser utilizado em diferentes contextos, como sistemas web, aplicações corporativas e soluções que demandam grande volume de dados. Sua capacidade de adaptação e desempenho em ambientes com múltiplos usuários reforçam sua adequação para projetos que exigem confiabilidade e escalabilidade.</w:t>
      </w:r>
    </w:p>
    <w:p w14:paraId="31C3649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Três disciplinas foram fundamentais na produção deste trabalho, a saber:</w:t>
      </w:r>
    </w:p>
    <w:p w14:paraId="2FF773EA" w14:textId="77777777" w:rsidR="00453A81" w:rsidRDefault="00000000" w:rsidP="00B2422F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Desenvolvimento Web: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foi a disciplina que permitiu o desenvolvimento deste aplicativo como sendo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especialmente graças a seus modelos teóricos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4326972C" w14:textId="77777777" w:rsidR="00453A81" w:rsidRDefault="00000000" w:rsidP="00B2422F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Algoritmos e Programação de Computadores: </w:t>
      </w:r>
      <w:r>
        <w:rPr>
          <w:rFonts w:ascii="Times New Roman" w:eastAsia="Times New Roman" w:hAnsi="Times New Roman" w:cs="Times New Roman"/>
          <w:sz w:val="24"/>
          <w:szCs w:val="24"/>
        </w:rPr>
        <w:t>estas disciplinas permitiram à equipe desenvolver o código e aplicá-lo na prática de forma real no desenvolvimento de um aplicativo online</w:t>
      </w:r>
    </w:p>
    <w:p w14:paraId="3A82518B" w14:textId="77777777" w:rsidR="00453A81" w:rsidRDefault="00000000" w:rsidP="00B2422F">
      <w:pPr>
        <w:numPr>
          <w:ilvl w:val="0"/>
          <w:numId w:val="2"/>
        </w:num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Banco de Dados: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graças a estas aulas, foi possível a aplicação e criação de um banco de dados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per se</w:t>
      </w:r>
      <w:r>
        <w:rPr>
          <w:rFonts w:ascii="Times New Roman" w:eastAsia="Times New Roman" w:hAnsi="Times New Roman" w:cs="Times New Roman"/>
          <w:sz w:val="24"/>
          <w:szCs w:val="24"/>
        </w:rPr>
        <w:t>, requisito indispensável para a conclusão do trabalho</w:t>
      </w:r>
    </w:p>
    <w:p w14:paraId="347F242D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 Metodologia</w:t>
      </w:r>
    </w:p>
    <w:p w14:paraId="0C9BB4A8" w14:textId="77777777" w:rsidR="00453A81" w:rsidRDefault="00000000" w:rsidP="00B2422F">
      <w:pPr>
        <w:spacing w:after="36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 base na metodologia de brainstorm (ou "tempestade de ideias") proposta pela IDEO (2015), o grupo observou a falta de centralização de ideias descrita acima e levantou os seguintes questionamentos:</w:t>
      </w:r>
    </w:p>
    <w:p w14:paraId="4C6E507F" w14:textId="77777777" w:rsidR="00453A81" w:rsidRDefault="00000000" w:rsidP="00B2422F">
      <w:pPr>
        <w:spacing w:after="36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Quão benéfica uma ferramenta web para cadastro, agendamento e geração de gatilhos para novos conteúdos seria para a empresa?</w:t>
      </w:r>
    </w:p>
    <w:p w14:paraId="3F12EC35" w14:textId="77777777" w:rsidR="00453A81" w:rsidRDefault="00000000" w:rsidP="00B2422F">
      <w:pPr>
        <w:spacing w:after="36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Quanto tempo seria economizado para um colaborador localizar as informações necessárias utilizando uma única ferramenta de repositório?</w:t>
      </w:r>
    </w:p>
    <w:p w14:paraId="53FC7F73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controle de versionamento, será utilizada a plataforma gratuita GitHub (disponível em https://github.com/ninaneev/PI-Univesp), que permite aos usuários manter o histórico das versões criadas, bem como atualizar e mesclar versões anteriores quando necessário. O gerenciamento das tarefas foi organizado por meio de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cuja estrutura inicial contou com o apoio da ferramenta de inteligência artificial Claude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Anthropic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para auxiliar na criação e descrição das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projeto. O desenvolvimento do código, no entanto, foi realizado integralmente pelos integrantes da equipe.</w:t>
      </w:r>
    </w:p>
    <w:p w14:paraId="18B24296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que esse resultado seja possível, será utilizado o PostgreSQL como banco de dados relacional, hospedado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o ambiente de produção e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desenvolvimento local. O PostgreSQL é um sistema de banco de dados de código aberto acessível em https://www.postgresql.org/, que será utilizado no desenvolvimento da aplicação supracitada.</w:t>
      </w:r>
    </w:p>
    <w:p w14:paraId="6C06AA62" w14:textId="28AE0B9E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884C0D" w:rsidRPr="008C1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Resultado: Solução Final</w:t>
      </w:r>
    </w:p>
    <w:p w14:paraId="7F78BB57" w14:textId="77777777" w:rsidR="00453A81" w:rsidRDefault="00000000" w:rsidP="00B2422F">
      <w:pPr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Definindo o problema</w:t>
      </w:r>
    </w:p>
    <w:p w14:paraId="55B7EA45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gestão de ideias e conteúdos estratégicos representa um desafio recorrente em ambientes corporativos, especialmente em equipes de marketing e comunicação digital. No contexto da empresa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 AI</w:t>
      </w:r>
      <w:r>
        <w:rPr>
          <w:rFonts w:ascii="Times New Roman" w:eastAsia="Times New Roman" w:hAnsi="Times New Roman" w:cs="Times New Roman"/>
          <w:sz w:val="24"/>
          <w:szCs w:val="24"/>
        </w:rPr>
        <w:t>, observou-se que as ideias geradas por colaboradores e clientes eram registradas de maneira descentralizada, utilizando diferentes meios informais, como e-mails, aplicativos de mensagens e documentos individuais, sem qualquer padronização ou estrutura definida.</w:t>
      </w:r>
    </w:p>
    <w:p w14:paraId="0BA3480A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Essa dispersão de informações dificulta o acesso, a recuperação e o reaproveitamento das ideias, comprometendo a eficiência no processo de criação de conteúdo. Como consequência, há perda de produtividade, retrabalho e risco de descarte de informações relevantes.</w:t>
      </w:r>
    </w:p>
    <w:p w14:paraId="120F5B7C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Além disso, a ausência de um sistema centralizado impede a categorização adequada das informações, a realização de buscas eficientes e acompanhamento do histórico de conteúdos produzidos, limitando a capacidade da empresa de estruturar um fluxo contínuo e organizado de produção.</w:t>
      </w:r>
    </w:p>
    <w:p w14:paraId="72357232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Diante desse cenário, evidenciou-se a necessidade de uma solução tecnológica capaz de centralizar, organizar e estruturar essas informações de maneira eficiente.</w:t>
      </w:r>
    </w:p>
    <w:p w14:paraId="076AD351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Dessa forma, definiu-se o seguinte problema de pesquisa: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como desenvolver uma aplicação web capaz de centralizar, organizar e permitir o reaproveitamento eficiente de ideias e conteúdos estratégicos em ambientes corporativos?</w:t>
      </w:r>
    </w:p>
    <w:p w14:paraId="28397450" w14:textId="77777777" w:rsidR="00453A81" w:rsidRDefault="00453A81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2FE925" w14:textId="77777777" w:rsidR="00453A81" w:rsidRDefault="00000000" w:rsidP="00B2422F">
      <w:pPr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criação e desenvolvimento do aplicativo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10003E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partir da análise do problema identificado — a ausência de centralização e organização das ideias no contexto da empresa — foi desenvolvida uma solução baseada na criação de uma aplicação web integrada a um banco de dados relacional. Essa solução teve como objetivo principal permitir o armazenamento estruturado, a categorização e a recuperação eficiente de referências e ideias de conteúdo, promovendo maior produtividade e organização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fluxo de trabalho. A proposta inicial da ferramenta, denominada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Flowity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Content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consiste em um sistema capaz de registrar referências de conteúdo por meio de uma interface simples e intuitiva, permitindo que os usuários insiram informações como título, tipo de fonte, tema, público-alvo e observações. Esses dados são armazenados em um banco de dados PostgreSQL, garantindo persistência, integridade e possibilidade de consultas futuras. A partir dessas referências, o sistema permite a geração de posts com apoio de inteligência artificial local por meio do modelo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llama3.1:8b, além de um mecanismo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fallback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baseado em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templates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acionado automaticamente quando o modelo não está disponível.</w:t>
      </w:r>
    </w:p>
    <w:p w14:paraId="7CE60F28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05A0F" w14:textId="5345D466" w:rsidR="00453A81" w:rsidRDefault="00000000" w:rsidP="00B2422F">
      <w:pPr>
        <w:spacing w:after="360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Imagem 1: </w:t>
      </w:r>
      <w:r w:rsidR="00CD173F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ela de abertura do aplicativo</w:t>
      </w: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114300" distB="114300" distL="114300" distR="114300" wp14:anchorId="47B464CA" wp14:editId="6E8B6C07">
            <wp:extent cx="5731200" cy="5194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BB3E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Após a configuração dos arquivos necessários para o funcionamento do protótipo da aplicação web e do banco de dados em um servidor da empresa, foram realizados testes de acesso à aplicação, cadastro de postagens e validações de que as informações foram gravadas no banco de dados. Na sequência, colaboradores 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 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realizaram simulações de cadastros de postagens em diferentes dias, além de navegarem pelo calendário da plataforma para terem uma visualização de como as postagens ficam distribuídas, conforme exemplo abaixo:</w:t>
      </w:r>
    </w:p>
    <w:p w14:paraId="4261CFE8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1BE17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644C8" w14:textId="77777777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Imagem 2: Visualização do calendário com postagens criadas</w:t>
      </w:r>
    </w:p>
    <w:p w14:paraId="52D990FC" w14:textId="77777777" w:rsidR="00453A81" w:rsidRDefault="00000000" w:rsidP="00B2422F">
      <w:pPr>
        <w:spacing w:after="3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5BC2FCB" wp14:editId="4F826446">
            <wp:extent cx="5731200" cy="261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BF5B3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2DD24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Como resultado</w:t>
      </w:r>
      <w:del w:id="43" w:author="Pedro Simonetti" w:date="2026-05-21T18:27:00Z">
        <w:r>
          <w:rPr>
            <w:rFonts w:ascii="Times New Roman" w:eastAsia="Times New Roman" w:hAnsi="Times New Roman" w:cs="Times New Roman"/>
            <w:sz w:val="24"/>
            <w:szCs w:val="24"/>
          </w:rPr>
          <w:delText>s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, foi possível estruturar o modelo conceitual do banco de dados, definindo as entidades principais —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(referências de conteúdo), Posts (publicações geradas),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Post_Sources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(relacionamento entre posts e referências) 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Generation_Runs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(histórico completo de cada geração, preservado permanentemente) — bem como seus respectivos relacionamentos. Essa modelagem permite que as referências e os posts sejam organizados de forma lógica, possibilitando filtragens e buscas específicas, o que representa um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avanço significativo em relação ao cenário anterior, no qual as informações estavam dispersas em diferentes meios de comunicação informal.</w:t>
      </w:r>
    </w:p>
    <w:p w14:paraId="01E8F08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Além disso, iniciou-se a implementação da aplicação web, contemplando funcionalidades como cadastro de referências, geração de posts com IA, gerenciamento do calendário editorial mensal e automação de publicação por meio de um workflow n8n integrado, capaz de monitorar os posts agendados e acionar os processos de publicação nas plataformas LinkedIn e X. </w:t>
      </w:r>
    </w:p>
    <w:p w14:paraId="6060DCE9" w14:textId="13C981D6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Imagem 3:</w:t>
      </w:r>
      <w:r w:rsidR="00CD173F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ela de inserção de imagens com exemplo</w:t>
      </w:r>
    </w:p>
    <w:p w14:paraId="7F07BD5F" w14:textId="77777777" w:rsidR="00453A81" w:rsidRDefault="00000000" w:rsidP="00B2422F">
      <w:pPr>
        <w:spacing w:after="360" w:line="360" w:lineRule="auto"/>
        <w:jc w:val="center"/>
        <w:rPr>
          <w:del w:id="44" w:author="Pedro Simonetti" w:date="2026-05-22T12:39:00Z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84DB010" wp14:editId="37683F76">
            <wp:extent cx="5731200" cy="3136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8D77A" w14:textId="77777777" w:rsidR="00453A81" w:rsidRPr="00453A81" w:rsidRDefault="00453A81">
      <w:pPr>
        <w:spacing w:after="360" w:line="360" w:lineRule="auto"/>
        <w:jc w:val="both"/>
        <w:rPr>
          <w:color w:val="000000"/>
          <w:rPrChange w:id="45" w:author="Pedro Simonetti" w:date="2026-05-22T12:39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pPrChange w:id="46" w:author="Pedro Simonetti" w:date="2026-05-22T12:39:00Z">
          <w:pPr>
            <w:numPr>
              <w:numId w:val="3"/>
            </w:numPr>
            <w:spacing w:after="360" w:line="360" w:lineRule="auto"/>
            <w:ind w:left="1440" w:hanging="360"/>
            <w:jc w:val="both"/>
          </w:pPr>
        </w:pPrChange>
      </w:pPr>
    </w:p>
    <w:p w14:paraId="736F47C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desenvolvimento ocorreu em diferentes etapas. Na primeira, estruturou-se e dividiu-se o projeto em tarefas específicas (também chamada de </w:t>
      </w:r>
      <w:ins w:id="47" w:author="Pedro Simonetti" w:date="2026-05-22T12:39:00Z">
        <w:r>
          <w:rPr>
            <w:rFonts w:ascii="Times New Roman" w:eastAsia="Times New Roman" w:hAnsi="Times New Roman" w:cs="Times New Roman"/>
            <w:sz w:val="24"/>
            <w:szCs w:val="24"/>
          </w:rPr>
          <w:t>“</w:t>
        </w:r>
      </w:ins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48" w:author="Pedro Simonetti" w:date="2026-05-22T12:39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Tasks</w:t>
      </w:r>
      <w:proofErr w:type="spellEnd"/>
      <w:ins w:id="49" w:author="Pedro Simonetti" w:date="2026-05-22T12:39:00Z">
        <w:r>
          <w:rPr>
            <w:rFonts w:ascii="Times New Roman" w:eastAsia="Times New Roman" w:hAnsi="Times New Roman" w:cs="Times New Roman"/>
            <w:sz w:val="24"/>
            <w:szCs w:val="24"/>
          </w:rPr>
          <w:t>”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 xml:space="preserve">) para que cada membro pudesse se concentrar em desenvolver e cumprir com uma parte do projeto. Essas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0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Tasks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1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 </w:t>
      </w:r>
      <w:ins w:id="52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foram </w:t>
        </w:r>
        <w:del w:id="53" w:author="Pedro Simonetti" w:date="2026-05-22T13:25:00Z">
          <w:r>
            <w:rPr>
              <w:rFonts w:ascii="Times New Roman" w:eastAsia="Times New Roman" w:hAnsi="Times New Roman" w:cs="Times New Roman"/>
              <w:sz w:val="24"/>
              <w:szCs w:val="24"/>
            </w:rPr>
            <w:delText>t</w:delText>
          </w:r>
        </w:del>
      </w:ins>
      <w:del w:id="54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delText>são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 feitas através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5" w:author="Pedro Simonetti" w:date="2026-05-22T12:45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branches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6" w:author="Pedro Simonetti" w:date="2026-05-22T12:45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que pod</w:t>
      </w:r>
      <w:ins w:id="57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t>iam</w:t>
        </w:r>
      </w:ins>
      <w:del w:id="58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delText>em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 ser resolvidas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através do GitHub. Assim, todos os envolvidos no PI, participaram ativamente do desenvolvimento da plataforma, e, com todas as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9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Tasks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60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realizadas, um membro ficou responsável por finalizar o desenvolvimento da plataforma e testar suas funcionalidades.</w:t>
      </w:r>
    </w:p>
    <w:p w14:paraId="0F224D35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Ao todo foram oito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(uma para cada membro), sendo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algumas referentes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ao Back-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outras do Front-End. São elas:</w:t>
      </w:r>
    </w:p>
    <w:p w14:paraId="31F8938A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rdo" w:eastAsia="Cardo" w:hAnsi="Cardo" w:cs="Cardo"/>
          <w:sz w:val="24"/>
          <w:szCs w:val="24"/>
        </w:rPr>
        <w:t>SettingsPage</w:t>
      </w:r>
      <w:proofErr w:type="spellEnd"/>
      <w:r>
        <w:rPr>
          <w:rFonts w:ascii="Cardo" w:eastAsia="Cardo" w:hAnsi="Cardo" w:cs="Cardo"/>
          <w:sz w:val="24"/>
          <w:szCs w:val="24"/>
        </w:rPr>
        <w:t>: usada para o time compreender o fluxo completo de trabalho (</w:t>
      </w:r>
      <w:proofErr w:type="spellStart"/>
      <w:r>
        <w:rPr>
          <w:rFonts w:ascii="Cardo" w:eastAsia="Cardo" w:hAnsi="Cardo" w:cs="Cardo"/>
          <w:sz w:val="24"/>
          <w:szCs w:val="24"/>
        </w:rPr>
        <w:t>issue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Cardo" w:eastAsia="Cardo" w:hAnsi="Cardo" w:cs="Cardo"/>
          <w:sz w:val="24"/>
          <w:szCs w:val="24"/>
        </w:rPr>
        <w:t>branch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código → </w:t>
      </w:r>
      <w:proofErr w:type="spellStart"/>
      <w:r>
        <w:rPr>
          <w:rFonts w:ascii="Cardo" w:eastAsia="Cardo" w:hAnsi="Cardo" w:cs="Cardo"/>
          <w:sz w:val="24"/>
          <w:szCs w:val="24"/>
        </w:rPr>
        <w:t>commit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Cardo" w:eastAsia="Cardo" w:hAnsi="Cardo" w:cs="Cardo"/>
          <w:sz w:val="24"/>
          <w:szCs w:val="24"/>
        </w:rPr>
        <w:t>push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Cardo" w:eastAsia="Cardo" w:hAnsi="Cardo" w:cs="Cardo"/>
          <w:sz w:val="24"/>
          <w:szCs w:val="24"/>
        </w:rPr>
        <w:t>pull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</w:t>
      </w:r>
      <w:proofErr w:type="spellStart"/>
      <w:r>
        <w:rPr>
          <w:rFonts w:ascii="Cardo" w:eastAsia="Cardo" w:hAnsi="Cardo" w:cs="Cardo"/>
          <w:sz w:val="24"/>
          <w:szCs w:val="24"/>
        </w:rPr>
        <w:t>request</w:t>
      </w:r>
      <w:proofErr w:type="spellEnd"/>
      <w:r>
        <w:rPr>
          <w:rFonts w:ascii="Cardo" w:eastAsia="Cardo" w:hAnsi="Cardo" w:cs="Cardo"/>
          <w:sz w:val="24"/>
          <w:szCs w:val="24"/>
        </w:rPr>
        <w:t>).</w:t>
      </w:r>
    </w:p>
    <w:p w14:paraId="2840F232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Library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</w:p>
    <w:p w14:paraId="5E983291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Formulário de Nova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</w:p>
    <w:p w14:paraId="0FD8CCAE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Calendário Mensal</w:t>
      </w:r>
    </w:p>
    <w:p w14:paraId="0B30E730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 do Post</w:t>
      </w:r>
    </w:p>
    <w:p w14:paraId="6E21C3D9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API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634A81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de Posts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2DF548" w14:textId="77777777" w:rsidR="00453A81" w:rsidRDefault="00000000" w:rsidP="00B2422F">
      <w:pPr>
        <w:numPr>
          <w:ilvl w:val="0"/>
          <w:numId w:val="1"/>
        </w:num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Refinamento Visual</w:t>
      </w:r>
    </w:p>
    <w:p w14:paraId="2A278A66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cada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concluída o sistema ia ganhando funcionalidades que possibilit</w:t>
      </w:r>
      <w:ins w:id="61" w:author="Pedro Simonetti" w:date="2026-05-22T13:26:00Z">
        <w:r>
          <w:rPr>
            <w:rFonts w:ascii="Times New Roman" w:eastAsia="Times New Roman" w:hAnsi="Times New Roman" w:cs="Times New Roman"/>
            <w:sz w:val="24"/>
            <w:szCs w:val="24"/>
          </w:rPr>
          <w:t>av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>am o registro das informações no banco de dados e um posterior acesso a esses registros de forma organizada e mais funcional. A parte visual (Front-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também foi criada para que fosse possível testar cada uma das funcionalidades da API. Por fim, ficou evidente que seria interessante melhorar o Front-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que o usuário final tivesse uma experiência mais intuitiva e agradável. Assim foram adicionados ícones 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Ideia, Rascunho,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Revisado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entre outros. Foram corrigidos alguns espaçamentos que apresentavam problemas dependendo do tamanho da tela e adicionado um filtro para facilitar a busca dos itens já cadastrados no sistema. A seguir, um exemplo de divisão de tarefas tal como feito, com seus níveis de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do” (“por fazer”), “in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(“em trabalho”), “in review” (“em correção”) 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(“feita”). </w:t>
      </w:r>
    </w:p>
    <w:p w14:paraId="1E06CB59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BDC141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729E14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70BA37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3016BA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52A38" w14:textId="2CA2692A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Imagem 4: 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xemplo de divisão de tarefas</w:t>
      </w:r>
    </w:p>
    <w:p w14:paraId="5D6184E7" w14:textId="7777777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557700E" wp14:editId="767288EC">
            <wp:extent cx="5731200" cy="326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4749A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69F3E3" w14:textId="0E7EC172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Imagem </w:t>
      </w:r>
      <w:r w:rsidR="00B2422F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ela do Pipeline</w:t>
      </w:r>
    </w:p>
    <w:p w14:paraId="7FBE314A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pPrChange w:id="62" w:author="Pedro Simonetti" w:date="2026-05-22T12:42:00Z">
          <w:pPr>
            <w:spacing w:after="360" w:line="360" w:lineRule="auto"/>
            <w:ind w:firstLine="720"/>
            <w:jc w:val="both"/>
          </w:pPr>
        </w:pPrChange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FBBCA6" wp14:editId="2E80E9F9">
            <wp:extent cx="5731200" cy="3213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5E9C8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0CE4C" w14:textId="77777777" w:rsidR="00B2422F" w:rsidRDefault="00B2422F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9667E9" w14:textId="26DA5813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Imagem </w:t>
      </w:r>
      <w:r w:rsidR="00B2422F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: Tela de Busca</w:t>
      </w:r>
    </w:p>
    <w:p w14:paraId="411D2FB5" w14:textId="7777777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9CBBBE" wp14:editId="71DB2A08">
            <wp:extent cx="5731200" cy="3746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C1955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Outro resultado relevante foi a adoção do GitHub como ferramenta de controle de versão, com uma estratégia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branches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tarefa e revisão obrigatória de código via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 que contribui para maior organização do projeto e facilita a manutenção e evolução da aplicação ao longo do tempo.</w:t>
      </w:r>
    </w:p>
    <w:p w14:paraId="7C7789A5" w14:textId="4B83FDED" w:rsidR="00453A81" w:rsidRDefault="00884C0D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Considerações Finais</w:t>
      </w:r>
    </w:p>
    <w:p w14:paraId="527CC78D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aplicação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Flowity IA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apresentou resultados satisfatórios para a gestão de postagens com telas intuitivas, uma visão panorâmica dos agendamentos futuros e histórico de envios, bem como uma arquitetura de software e banco de dados que permitirá melhorias contínuas ao longo de sua vida útil. A centralização de ideias em um único local, com um sistema gerenciador de banco de dados robusto e seguro como 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impacta positivamente no controle de processos criativos da empresa, permitindo a criação de diretrizes eficazes de armazenamento das informações, além de fortalecer uma cultura de boas práticas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na gestão e compartilhamento de ideias entre os colaboradores que trabalharão com a ferramenta.</w:t>
      </w:r>
    </w:p>
    <w:p w14:paraId="18004C5C" w14:textId="02740B6E" w:rsidR="00453A81" w:rsidRDefault="00000000" w:rsidP="00B2422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Uma dificuldade que o grupo encontrou foi de mensurar com maior precisão a economia de tempo que a empresa obterá com a aplicação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Flowity IA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Como a entrega do protótipo foi realizada próxima ao prazo final do Projeto Integrador, não foi possível coletar dados suficientes após mais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r>
        <w:rPr>
          <w:rFonts w:ascii="Times New Roman" w:eastAsia="Times New Roman" w:hAnsi="Times New Roman" w:cs="Times New Roman"/>
          <w:sz w:val="24"/>
          <w:szCs w:val="24"/>
        </w:rPr>
        <w:t>de utilização para calcular o tempo médio de otimização na armazenagem e programação das postagens, mesmo que o retorno inicial dos usuários tenha sido positivo. Este ponto, portanto, fica como sugestão para futuras aplicações e desenvolvimentos do aplicativo: a investigação e mensuração mais precisas do trabalho na comunidade.</w:t>
      </w:r>
    </w:p>
    <w:p w14:paraId="5E7E1A9F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Outra melhoria que a ferramenta pode proporcionar em versões futuras é a geração de relatórios que informam os dias da semana com maior fluxo de postagens, podendo realizar o cruzamento dessas informações com o engajamento nas redes sociais. Para empresas como 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 IA</w:t>
      </w:r>
      <w:r>
        <w:rPr>
          <w:rFonts w:ascii="Times New Roman" w:eastAsia="Times New Roman" w:hAnsi="Times New Roman" w:cs="Times New Roman"/>
          <w:sz w:val="24"/>
          <w:szCs w:val="24"/>
        </w:rPr>
        <w:t>, onde a estratégia de marketing e alcance nas plataformas digitais são fundamentais, o mapeamento destes dados torna-se relevante para a tomada de decisões, como, por exemplo, quais dias da semana e horários as postagens tendem a ter maior engajamento. Portanto, a forma que a aplicação e seu banco de dados foram estruturados e pensados permitem tal implementação.</w:t>
      </w:r>
    </w:p>
    <w:p w14:paraId="26D01E41" w14:textId="77777777" w:rsidR="00453A81" w:rsidRDefault="00453A81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D865A" w14:textId="77777777" w:rsidR="001F5FC8" w:rsidRDefault="001F5FC8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3DFD1E" w14:textId="77777777" w:rsidR="001F5FC8" w:rsidRDefault="001F5FC8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30EE54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E3C144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FCF4E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F8D26D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70FD2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56AF3" w14:textId="77777777" w:rsidR="00453A81" w:rsidRPr="00B2422F" w:rsidRDefault="00000000" w:rsidP="00B2422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2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Referências</w:t>
      </w:r>
    </w:p>
    <w:p w14:paraId="4B849CC1" w14:textId="77777777" w:rsidR="00453A81" w:rsidRPr="00E64E1B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CARVALHO, Vinícius. PostgreSQL: banco de dados para aplicações web modernas. </w:t>
      </w:r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>São Paulo, SP: Casa do Código, 2017.</w:t>
      </w:r>
    </w:p>
    <w:p w14:paraId="397E85F5" w14:textId="77777777" w:rsidR="00453A81" w:rsidRPr="00E64E1B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>CONNOLLY, T.; BEGG, C. Database Systems: A Practical Approach to Design, Implementation and Management. 6. ed. Boston: Pearson, 2015.</w:t>
      </w:r>
    </w:p>
    <w:p w14:paraId="45E5ECC8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ELMASRI, R.; NAVATHE, S. B. Fundamentals of Database Systems. </w:t>
      </w:r>
      <w:r>
        <w:rPr>
          <w:rFonts w:ascii="Times New Roman" w:eastAsia="Times New Roman" w:hAnsi="Times New Roman" w:cs="Times New Roman"/>
          <w:sz w:val="24"/>
          <w:szCs w:val="24"/>
        </w:rPr>
        <w:t>6. ed. Boston: Addison-Wesley, 2011.</w:t>
      </w:r>
    </w:p>
    <w:p w14:paraId="20B99A43" w14:textId="77777777" w:rsidR="00453A81" w:rsidRPr="00E64E1B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ELMASRI, RAMEZ; NAVATHE,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Shamkant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B. Sistemas de banco de dados. 7. ed. São Paulo, SP: Pearson, 2018. </w:t>
      </w:r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1 </w:t>
      </w:r>
      <w:proofErr w:type="spellStart"/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>recurso</w:t>
      </w:r>
      <w:proofErr w:type="spellEnd"/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online. ISBN 9788543025001</w:t>
      </w:r>
    </w:p>
    <w:p w14:paraId="0B5FBB82" w14:textId="77777777" w:rsidR="00453A81" w:rsidRPr="00E64E1B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IDEO. Human centered design: kit de ferramentas. 2. ed. S.L: BMGF, </w:t>
      </w:r>
      <w:proofErr w:type="spellStart"/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>s.d.</w:t>
      </w:r>
      <w:proofErr w:type="spellEnd"/>
    </w:p>
    <w:p w14:paraId="72A9226C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4E1B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POSTGRESQL GLOBAL DEVELOPMENT GROUP.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PostgreSQL. Disponível em: https://www.postgresql.org/about/</w:t>
      </w:r>
    </w:p>
    <w:p w14:paraId="5D9A6BEA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PRESSMAN, R. S.; MAXIM, B. R. Engenharia de Software: uma abordagem profissional. 8. ed. Porto Alegre: AMGH, 2016.</w:t>
      </w:r>
    </w:p>
    <w:p w14:paraId="082AD264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SOUTO, Mauro. O que é Front-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Back-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Full Stack? Aprenda as diferenças entre essas áreas.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2019. Atualizado em 3 fev. 2025. Disponível em: https://www.alura.com.br/artigos/o-que-e-front-end-e-back-end?srsltid=AfmBOoqBEyfNNDoe2lvr8ggpJsS_p0714t5ZLL9zVQP4i3lopH5s4S2_. Acesso em: 7 abr. 2026.</w:t>
      </w:r>
    </w:p>
    <w:p w14:paraId="15AA034E" w14:textId="08FDDECD" w:rsidR="008F0E2E" w:rsidRPr="0090588B" w:rsidRDefault="008F0E2E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F0E2E" w:rsidRPr="0090588B" w:rsidSect="00CD173F">
      <w:headerReference w:type="default" r:id="rId16"/>
      <w:pgSz w:w="11909" w:h="16834"/>
      <w:pgMar w:top="1701" w:right="1134" w:bottom="1134" w:left="1701" w:header="720" w:footer="720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99B15" w14:textId="77777777" w:rsidR="003302BB" w:rsidRDefault="003302BB" w:rsidP="00366143">
      <w:pPr>
        <w:spacing w:line="240" w:lineRule="auto"/>
      </w:pPr>
      <w:r>
        <w:separator/>
      </w:r>
    </w:p>
  </w:endnote>
  <w:endnote w:type="continuationSeparator" w:id="0">
    <w:p w14:paraId="48E9AAE9" w14:textId="77777777" w:rsidR="003302BB" w:rsidRDefault="003302BB" w:rsidP="00366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B03424B-CA71-4EE6-8EA0-9EB33ED0C8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773CEB-E3A4-419B-899D-28DD242E71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D336C4-4E79-470E-A34B-BA95FA7A3D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CE27" w14:textId="77777777" w:rsidR="003302BB" w:rsidRDefault="003302BB" w:rsidP="00366143">
      <w:pPr>
        <w:spacing w:line="240" w:lineRule="auto"/>
      </w:pPr>
      <w:r>
        <w:separator/>
      </w:r>
    </w:p>
  </w:footnote>
  <w:footnote w:type="continuationSeparator" w:id="0">
    <w:p w14:paraId="3AC517C5" w14:textId="77777777" w:rsidR="003302BB" w:rsidRDefault="003302BB" w:rsidP="00366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2584749"/>
      <w:docPartObj>
        <w:docPartGallery w:val="Page Numbers (Top of Page)"/>
        <w:docPartUnique/>
      </w:docPartObj>
    </w:sdtPr>
    <w:sdtContent>
      <w:p w14:paraId="53298198" w14:textId="654F8E81" w:rsidR="00DE2949" w:rsidRDefault="00DE2949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B79B12" w14:textId="77777777" w:rsidR="00DE2949" w:rsidRDefault="00DE2949" w:rsidP="001F5FC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D53"/>
    <w:multiLevelType w:val="multilevel"/>
    <w:tmpl w:val="784EA9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4758B6"/>
    <w:multiLevelType w:val="multilevel"/>
    <w:tmpl w:val="FC3406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2D0DB7"/>
    <w:multiLevelType w:val="multilevel"/>
    <w:tmpl w:val="C7BE6C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59352A2"/>
    <w:multiLevelType w:val="multilevel"/>
    <w:tmpl w:val="B808B0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00381225">
    <w:abstractNumId w:val="3"/>
  </w:num>
  <w:num w:numId="2" w16cid:durableId="680816386">
    <w:abstractNumId w:val="0"/>
  </w:num>
  <w:num w:numId="3" w16cid:durableId="2052681580">
    <w:abstractNumId w:val="2"/>
  </w:num>
  <w:num w:numId="4" w16cid:durableId="1491827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A81"/>
    <w:rsid w:val="001F5FC8"/>
    <w:rsid w:val="00250481"/>
    <w:rsid w:val="003302BB"/>
    <w:rsid w:val="00366143"/>
    <w:rsid w:val="00453A81"/>
    <w:rsid w:val="00721350"/>
    <w:rsid w:val="00786675"/>
    <w:rsid w:val="00884C0D"/>
    <w:rsid w:val="008C1202"/>
    <w:rsid w:val="008F0E2E"/>
    <w:rsid w:val="00903BF0"/>
    <w:rsid w:val="0090588B"/>
    <w:rsid w:val="00934E64"/>
    <w:rsid w:val="00A029B5"/>
    <w:rsid w:val="00A463A3"/>
    <w:rsid w:val="00B2422F"/>
    <w:rsid w:val="00CD173F"/>
    <w:rsid w:val="00DE2949"/>
    <w:rsid w:val="00E64E1B"/>
    <w:rsid w:val="00ED02ED"/>
    <w:rsid w:val="00E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6A5FC"/>
  <w15:docId w15:val="{A77A2F8F-DFA9-40C2-B3A6-4ECE0305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614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143"/>
  </w:style>
  <w:style w:type="paragraph" w:styleId="Footer">
    <w:name w:val="footer"/>
    <w:basedOn w:val="Normal"/>
    <w:link w:val="FooterChar"/>
    <w:uiPriority w:val="99"/>
    <w:unhideWhenUsed/>
    <w:rsid w:val="0036614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143"/>
  </w:style>
  <w:style w:type="character" w:styleId="Hyperlink">
    <w:name w:val="Hyperlink"/>
    <w:basedOn w:val="DefaultParagraphFont"/>
    <w:uiPriority w:val="99"/>
    <w:unhideWhenUsed/>
    <w:rsid w:val="00E64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E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E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w71ljnCEy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Jw71ljnCEyM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HIRCANd7lbRSB_sRe_HS6pvcPPJ9Vxdz?usp=sharing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3662</Words>
  <Characters>19779</Characters>
  <Application>Microsoft Office Word</Application>
  <DocSecurity>0</DocSecurity>
  <Lines>164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 Cressoni</cp:lastModifiedBy>
  <cp:revision>3</cp:revision>
  <dcterms:created xsi:type="dcterms:W3CDTF">2026-05-25T00:14:00Z</dcterms:created>
  <dcterms:modified xsi:type="dcterms:W3CDTF">2026-05-25T00:38:00Z</dcterms:modified>
</cp:coreProperties>
</file>